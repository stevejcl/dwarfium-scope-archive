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3019" w14:textId="7F1D6B11" w:rsidR="002F3EC3" w:rsidRPr="002F3EC3" w:rsidRDefault="002F3EC3" w:rsidP="002F3EC3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 xml:space="preserve">Dwarfium Scope Archive – New User Guide</w:t>
      </w:r>
    </w:p>
    <w:p w14:paraId="28DF1117" w14:textId="77777777" w:rsidR="002F3EC3" w:rsidRPr="002F3EC3" w:rsidRDefault="002F3EC3" w:rsidP="002F3EC3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First, download the archive corresponding to your environment (Windows, Mac, or Linux), or use the Python version:</w:t>
      </w:r>
    </w:p>
    <w:p w14:paraId="109F6950" w14:textId="77777777" w:rsidR="002F3EC3" w:rsidRPr="002F3EC3" w:rsidRDefault="002F3EC3" w:rsidP="002F3EC3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hyperlink r:id="rId5" w:history="1">
        <w:r>
          <w:rPr>
            <w:rStyle w:val="Lienhypertexte"/>
            <w:rFonts w:asciiTheme="majorHAnsi" w:eastAsiaTheme="majorEastAsia" w:hAnsiTheme="majorHAnsi" w:cstheme="majorBidi"/>
            <w:spacing w:val="-10"/>
            <w:kern w:val="28"/>
            <w:sz w:val="28"/>
            <w:szCs w:val="28"/>
          </w:rPr>
          <w:t>https://github.com/stevejcl/dwarfium-scope-archive/releases/latest</w:t>
        </w:r>
      </w:hyperlink>
    </w:p>
    <w:p>
      <w:pPr>
        <w:rPr>
          <w:ins w:id="9001" w:author="Claude" w:date="2026-10-16T12:00:00Z"/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ins w:id="9002" w:author="Claude" w:date="2026-10-16T12:00:00Z">
        <w:r>
          <w:rPr>
            <w:rFonts w:asciiTheme="majorHAnsi" w:eastAsiaTheme="majorEastAsia" w:hAnsiTheme="majorHAnsi" w:cstheme="majorBidi"/>
            <w:spacing w:val="-10"/>
            <w:kern w:val="28"/>
            <w:sz w:val="28"/>
            <w:szCs w:val="28"/>
          </w:rPr>
          <w:t xml:space="preserve">Download the zip for your system (Windows, macOS or Linux). To run from source instead, you need Python 3.10 or later (see the README).</w:t>
        </w:r>
      </w:ins>
    </w:p>
    <w:p>
      <w:pPr>
        <w:rPr>
          <w:ins w:id="9003" w:author="Claude" w:date="2026-10-16T12:00:00Z"/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ins w:id="9004" w:author="Claude" w:date="2026-10-16T12:00:00Z">
        <w:r>
          <w:rPr>
            <w:rFonts w:asciiTheme="majorHAnsi" w:eastAsiaTheme="majorEastAsia" w:hAnsiTheme="majorHAnsi" w:cstheme="majorBidi"/>
            <w:spacing w:val="-10"/>
            <w:kern w:val="28"/>
            <w:sz w:val="28"/>
            <w:szCs w:val="28"/>
          </w:rPr>
          <w:t xml:space="preserve">Tip: </w:t>
        </w:r>
        <w:r>
          <w:rPr>
            <w:rFonts w:asciiTheme="majorHAnsi" w:eastAsiaTheme="majorEastAsia" w:hAnsiTheme="majorHAnsi" w:cstheme="majorBidi"/>
            <w:b/>
            <w:bCs/>
            <w:spacing w:val="-10"/>
            <w:kern w:val="28"/>
            <w:sz w:val="28"/>
            <w:szCs w:val="28"/>
          </w:rPr>
          <w:t xml:space="preserve">Dwarfium-Hub</w:t>
        </w:r>
        <w:r>
          <w:rPr>
            <w:rFonts w:asciiTheme="majorHAnsi" w:eastAsiaTheme="majorEastAsia" w:hAnsiTheme="majorHAnsi" w:cstheme="majorBidi"/>
            <w:spacing w:val="-10"/>
            <w:kern w:val="28"/>
            <w:sz w:val="28"/>
            <w:szCs w:val="28"/>
          </w:rPr>
          <w:t xml:space="preserve"> (https://github.com/stevejcl/dwarfium-hub/releases/latest) can download, install and update Dwarfium Scope Archive and Dwarfium Lite for you.</w:t>
        </w:r>
      </w:ins>
    </w:p>
    <w:p w14:paraId="4E97E041" w14:textId="77777777" w:rsidR="002F3EC3" w:rsidRDefault="002F3EC3" w:rsidP="002F3EC3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Extract the archive and launch the application.</w:t>
        <w:br/>
        <w:t xml:space="preserve">For example, on Windows, double-click 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</w:rPr>
        <w:t>DwarfiumScopeArchive.exe</w:t>
      </w:r>
      <w: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</w:t>
      </w:r>
    </w:p>
    <w:p w14:paraId="7BD82BB5" w14:textId="77777777" w:rsidR="00952C27" w:rsidRDefault="00952C27" w:rsidP="002F3EC3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</w:p>
    <w:p w14:paraId="1B10EE82" w14:textId="77777777" w:rsidR="00952C27" w:rsidRPr="00952C27" w:rsidRDefault="00952C27" w:rsidP="00952C27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At the first launch, a screen will ask you to select a local directory to store a local copy of the data currently on your Dwarf (session names and stacked files). This also allows you to view the Dwarf content without having it connected to your computer.</w:t>
      </w:r>
    </w:p>
    <w:p>
      <w:pPr>
        <w:rPr>
          <w:ins w:id="9005" w:author="Claude" w:date="2026-10-16T12:00:00Z"/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ins w:id="9006" w:author="Claude" w:date="2026-10-16T12:00:00Z">
        <w:r>
          <w:rPr>
            <w:rFonts w:asciiTheme="majorHAnsi" w:eastAsiaTheme="majorEastAsia" w:hAnsiTheme="majorHAnsi" w:cstheme="majorBidi"/>
            <w:spacing w:val="-10"/>
            <w:kern w:val="28"/>
            <w:sz w:val="28"/>
            <w:szCs w:val="28"/>
          </w:rPr>
          <w:t xml:space="preserve">Click </w:t>
        </w:r>
        <w:r>
          <w:rPr>
            <w:rFonts w:asciiTheme="majorHAnsi" w:eastAsiaTheme="majorEastAsia" w:hAnsiTheme="majorHAnsi" w:cstheme="majorBidi"/>
            <w:b/>
            <w:bCs/>
            <w:spacing w:val="-10"/>
            <w:kern w:val="28"/>
            <w:sz w:val="28"/>
            <w:szCs w:val="28"/>
          </w:rPr>
          <w:t xml:space="preserve">Browse</w:t>
        </w:r>
        <w:r>
          <w:rPr>
            <w:rFonts w:asciiTheme="majorHAnsi" w:eastAsiaTheme="majorEastAsia" w:hAnsiTheme="majorHAnsi" w:cstheme="majorBidi"/>
            <w:spacing w:val="-10"/>
            <w:kern w:val="28"/>
            <w:sz w:val="28"/>
            <w:szCs w:val="28"/>
          </w:rPr>
          <w:t xml:space="preserve">, choose the folder, then </w:t>
        </w:r>
        <w:r>
          <w:rPr>
            <w:rFonts w:asciiTheme="majorHAnsi" w:eastAsiaTheme="majorEastAsia" w:hAnsiTheme="majorHAnsi" w:cstheme="majorBidi"/>
            <w:b/>
            <w:bCs/>
            <w:spacing w:val="-10"/>
            <w:kern w:val="28"/>
            <w:sz w:val="28"/>
            <w:szCs w:val="28"/>
          </w:rPr>
          <w:t xml:space="preserve">Save and continue</w:t>
        </w:r>
        <w:r>
          <w:rPr>
            <w:rFonts w:asciiTheme="majorHAnsi" w:eastAsiaTheme="majorEastAsia" w:hAnsiTheme="majorHAnsi" w:cstheme="majorBidi"/>
            <w:spacing w:val="-10"/>
            <w:kern w:val="28"/>
            <w:sz w:val="28"/>
            <w:szCs w:val="28"/>
          </w:rPr>
          <w:t xml:space="preserve">: the application then opens the Dwarf Configuration page.</w:t>
        </w:r>
      </w:ins>
    </w:p>
    <w:p>
      <w:pPr>
        <w:rPr>
          <w:ins w:id="9007" w:author="Claude" w:date="2026-10-16T12:00:00Z"/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ins w:id="9008" w:author="Claude" w:date="2026-10-16T12:00:00Z">
        <w:r>
          <w:rPr>
            <w:rFonts w:asciiTheme="majorHAnsi" w:eastAsiaTheme="majorEastAsia" w:hAnsiTheme="majorHAnsi" w:cstheme="majorBidi"/>
            <w:spacing w:val="-10"/>
            <w:kern w:val="28"/>
            <w:sz w:val="28"/>
            <w:szCs w:val="28"/>
          </w:rPr>
          <w:t xml:space="preserve">The Settings page behind this dialog is also where you choose the application language (English, Français, Deutsch, Español) and add your observation locations.</w:t>
        </w:r>
      </w:ins>
    </w:p>
    <w:p w14:paraId="19AAC785" w14:textId="25882D9B" w:rsidR="00952C27" w:rsidRDefault="00952C27" w:rsidP="002F3EC3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commentRangeStart w:id="9"/>
      <w:r>
        <w:rPr>
          <w:rFonts w:asciiTheme="majorHAnsi" w:eastAsiaTheme="majorEastAsia" w:hAnsiTheme="majorHAnsi" w:cstheme="majorBidi"/>
          <w:noProof/>
          <w:spacing w:val="-10"/>
          <w:kern w:val="28"/>
          <w:sz w:val="28"/>
          <w:szCs w:val="28"/>
        </w:rPr>
        <w:drawing>
          <wp:inline distT="0" distB="0" distL="0" distR="0" wp14:anchorId="42BBF7FC" wp14:editId="65F5A29D">
            <wp:extent cx="5753100" cy="4953000"/>
            <wp:effectExtent l="0" t="0" r="0" b="0"/>
            <wp:docPr id="79775979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9"/>
      <w:r>
        <w:rPr>
          <w:rStyle w:val="CommentReference"/>
        </w:rPr>
        <w:commentReference w:id="9"/>
      </w:r>
    </w:p>
    <w:p w14:paraId="1CF0A1D2" w14:textId="528582C4" w:rsidR="00952C27" w:rsidRDefault="00952C27" w:rsidP="002F3EC3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</w:p>
    <w:p w14:paraId="3382EE50" w14:textId="4BDC8619" w:rsidR="002F3EC3" w:rsidRPr="006C097D" w:rsidRDefault="00952C27" w:rsidP="002F3EC3">
      <w:pPr>
        <w:rPr>
          <w:rFonts w:eastAsiaTheme="majorEastAsia" w:cstheme="minorHAnsi"/>
          <w:spacing w:val="-10"/>
          <w:kern w:val="28"/>
          <w:sz w:val="24"/>
          <w:szCs w:val="24"/>
        </w:rPr>
      </w:pPr>
      <w:r>
        <w:rPr>
          <w:rFonts w:eastAsiaTheme="majorEastAsia" w:cstheme="minorHAnsi"/>
          <w:spacing w:val="-10"/>
          <w:kern w:val="28"/>
          <w:sz w:val="24"/>
          <w:szCs w:val="24"/>
        </w:rPr>
        <w:lastRenderedPageBreak/>
        <w:t xml:space="preserve">After the first initialization, when you launch the application, the Home screen </w:t>
      </w:r>
      <w:del w:id="9009" w:author="Claude" w:date="2026-10-16T12:00:00Z">
        <w:r>
          <w:rPr>
            <w:rFonts w:eastAsiaTheme="majorEastAsia" w:cstheme="minorHAnsi"/>
            <w:spacing w:val="-10"/>
            <w:kern w:val="28"/>
            <w:sz w:val="24"/>
            <w:szCs w:val="24"/>
          </w:rPr>
          <w:delText xml:space="preserve">will be displayed.. </w:delText>
        </w:r>
      </w:del>
      <w:ins w:id="9010" w:author="Claude" w:date="2026-10-16T12:00:00Z">
        <w:r>
          <w:rPr>
            <w:rFonts w:eastAsiaTheme="majorEastAsia" w:cstheme="minorHAnsi"/>
            <w:spacing w:val="-10"/>
            <w:kern w:val="28"/>
            <w:sz w:val="24"/>
            <w:szCs w:val="24"/>
          </w:rPr>
          <w:t xml:space="preserve">will be displayed. </w:t>
        </w:r>
      </w:ins>
      <w:r>
        <w:rPr>
          <w:rFonts w:eastAsiaTheme="majorEastAsia" w:cstheme="minorHAnsi"/>
          <w:spacing w:val="-10"/>
          <w:kern w:val="28"/>
          <w:sz w:val="24"/>
          <w:szCs w:val="24"/>
        </w:rPr>
        <w:t xml:space="preserve"/>
      </w:r>
    </w:p>
    <w:p w14:paraId="3B254771" w14:textId="77777777" w:rsidR="002F3EC3" w:rsidRDefault="002F3EC3" w:rsidP="002F3EC3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</w:p>
    <w:p w14:paraId="4DB9D683" w14:textId="1136F600" w:rsidR="002F3EC3" w:rsidRPr="002F3EC3" w:rsidRDefault="002F3EC3" w:rsidP="002F3EC3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28"/>
          <w:szCs w:val="28"/>
        </w:rPr>
        <w:drawing>
          <wp:inline distT="0" distB="0" distL="0" distR="0" wp14:anchorId="5129847A" wp14:editId="7142229E">
            <wp:extent cx="5753100" cy="4933950"/>
            <wp:effectExtent l="0" t="0" r="0" b="0"/>
            <wp:docPr id="1483231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36B5" w14:textId="77777777" w:rsidR="002F3EC3" w:rsidRPr="006C097D" w:rsidRDefault="002F3EC3" w:rsidP="002F3EC3">
      <w:pPr>
        <w:rPr>
          <w:sz w:val="24"/>
          <w:szCs w:val="24"/>
        </w:rPr>
      </w:pPr>
    </w:p>
    <w:p w14:paraId="52CF7E71" w14:textId="72E966FD" w:rsidR="00952C27" w:rsidRPr="006C097D" w:rsidRDefault="00952C27" w:rsidP="00952C2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Home page displays a panorama of your favorite images, which you can share using the </w:t>
      </w:r>
      <w:r>
        <w:rPr>
          <w:rFonts w:cstheme="minorHAnsi"/>
          <w:b/>
          <w:bCs/>
          <w:sz w:val="24"/>
          <w:szCs w:val="24"/>
        </w:rPr>
        <w:t xml:space="preserve">Export Video</w:t>
      </w:r>
      <w:r>
        <w:rPr>
          <w:rFonts w:cstheme="minorHAnsi"/>
          <w:sz w:val="24"/>
          <w:szCs w:val="24"/>
        </w:rPr>
        <w:t xml:space="preserve"> button. </w:t>
      </w:r>
    </w:p>
    <w:p w14:paraId="45D45970" w14:textId="77777777" w:rsidR="00BD4BB7" w:rsidRPr="006C097D" w:rsidRDefault="00BD4BB7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br w:type="page"/>
      </w:r>
    </w:p>
    <w:p w14:paraId="7A202534" w14:textId="77777777" w:rsidR="009228BC" w:rsidRPr="006C097D" w:rsidRDefault="00952C27" w:rsidP="00952C2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The first step is to add your Dwarf to the application.</w:t>
      </w:r>
    </w:p>
    <w:p w14:paraId="3D4075EE" w14:textId="77777777" w:rsidR="009228BC" w:rsidRPr="006C097D" w:rsidRDefault="009228BC" w:rsidP="009228B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At the first launch, the Dwarf Settings page will open automatically with the Help panel on the right.</w:t>
      </w:r>
    </w:p>
    <w:p w14:paraId="1786B3AB" w14:textId="40D5FDA2" w:rsidR="00952C27" w:rsidRPr="006C097D" w:rsidRDefault="001C5203" w:rsidP="00952C2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not, open the</w:t>
      </w:r>
      <w:r>
        <w:rPr>
          <w:rFonts w:cstheme="minorHAnsi"/>
          <w:b/>
          <w:bCs/>
          <w:sz w:val="24"/>
          <w:szCs w:val="24"/>
        </w:rPr>
        <w:t xml:space="preserve"/>
      </w:r>
      <w:del w:id="9011" w:author="Claude" w:date="2026-10-16T12:00:00Z">
        <w:r>
          <w:rPr>
            <w:rFonts w:cstheme="minorHAnsi"/>
            <w:b/>
            <w:bCs/>
            <w:sz w:val="24"/>
            <w:szCs w:val="24"/>
          </w:rPr>
          <w:delText xml:space="preserve"> Dwarfs Settings Page</w:delText>
        </w:r>
      </w:del>
      <w:ins w:id="9012" w:author="Claude" w:date="2026-10-16T12:00:00Z">
        <w:r>
          <w:rPr>
            <w:rFonts w:cstheme="minorHAnsi"/>
            <w:b/>
            <w:bCs/>
            <w:sz w:val="24"/>
            <w:szCs w:val="24"/>
          </w:rPr>
          <w:t xml:space="preserve"> Dwarfs Settings</w:t>
        </w:r>
      </w:ins>
      <w:r>
        <w:rPr>
          <w:rFonts w:cstheme="minorHAnsi"/>
          <w:b/>
          <w:bCs/>
          <w:sz w:val="24"/>
          <w:szCs w:val="24"/>
        </w:rPr>
        <w:t xml:space="preserve"/>
      </w:r>
      <w:r>
        <w:rPr>
          <w:rFonts w:cstheme="minorHAnsi"/>
          <w:sz w:val="24"/>
          <w:szCs w:val="24"/>
        </w:rPr>
        <w:t xml:space="preserve"> from the Menu.</w:t>
      </w:r>
    </w:p>
    <w:p w14:paraId="588F07FB" w14:textId="77777777" w:rsidR="00BD4BB7" w:rsidRPr="006C097D" w:rsidRDefault="00BD4BB7" w:rsidP="00BD4BB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/>
      </w:r>
      <w:del w:id="9013" w:author="Claude" w:date="2026-10-16T12:00:00Z">
        <w:r>
          <w:rPr>
            <w:rFonts w:cstheme="minorHAnsi"/>
            <w:sz w:val="24"/>
            <w:szCs w:val="24"/>
          </w:rPr>
          <w:delText xml:space="preserve">Switch your Dwarf on and plug it to your computer on a USB port.</w:delText>
        </w:r>
      </w:del>
      <w:ins w:id="9014" w:author="Claude" w:date="2026-10-16T12:00:00Z">
        <w:r>
          <w:rPr>
            <w:rFonts w:cstheme="minorHAnsi"/>
            <w:sz w:val="24"/>
            <w:szCs w:val="24"/>
          </w:rPr>
          <w:t xml:space="preserve">Switch your Dwarf on and plug it into a USB port of your computer.</w:t>
        </w:r>
      </w:ins>
      <w:r>
        <w:rPr>
          <w:rFonts w:cstheme="minorHAnsi"/>
          <w:sz w:val="24"/>
          <w:szCs w:val="24"/>
        </w:rPr>
        <w:t xml:space="preserve"/>
      </w:r>
    </w:p>
    <w:p w14:paraId="1F905EA0" w14:textId="023200FA" w:rsidR="00BD4BB7" w:rsidRPr="006C097D" w:rsidRDefault="00BD4BB7" w:rsidP="00BD4BB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See the Help panel on the right (if the Help panel is not visible, enable it from the menu).</w:t>
      </w:r>
    </w:p>
    <w:p w14:paraId="48F85750" w14:textId="77777777" w:rsidR="00FF6C9B" w:rsidRPr="00BD4BB7" w:rsidRDefault="00FF6C9B" w:rsidP="00BD4BB7"/>
    <w:p w14:paraId="6573BE63" w14:textId="1B8E7858" w:rsidR="00BD4BB7" w:rsidRDefault="001C5203" w:rsidP="00952C27">
      <w:commentRangeStart w:id="8"/>
      <w:r>
        <w:rPr>
          <w:noProof/>
        </w:rPr>
        <w:drawing>
          <wp:inline distT="0" distB="0" distL="0" distR="0" wp14:anchorId="37286D78" wp14:editId="20774B3F">
            <wp:extent cx="5753100" cy="4933950"/>
            <wp:effectExtent l="0" t="0" r="0" b="0"/>
            <wp:docPr id="117372864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8"/>
      <w:r>
        <w:rPr>
          <w:rStyle w:val="CommentReference"/>
        </w:rPr>
        <w:commentReference w:id="8"/>
      </w:r>
    </w:p>
    <w:p w14:paraId="6ACD438B" w14:textId="77777777" w:rsidR="00BD4BB7" w:rsidRDefault="00BD4BB7" w:rsidP="00952C27"/>
    <w:p w14:paraId="66E755DC" w14:textId="77777777" w:rsidR="00FF6C9B" w:rsidRDefault="00FF6C9B">
      <w:r>
        <w:br w:type="page"/>
      </w:r>
    </w:p>
    <w:p w14:paraId="2CEFF71F" w14:textId="0163A616" w:rsidR="00FF6C9B" w:rsidRPr="006C097D" w:rsidRDefault="00FF6C9B" w:rsidP="00FF6C9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You need to enter a name (of your choice), select the correct Dwarf type, and select the Dwarf Astronomy directory using the </w:t>
      </w:r>
      <w:r>
        <w:rPr>
          <w:b/>
          <w:bCs/>
          <w:sz w:val="24"/>
          <w:szCs w:val="24"/>
        </w:rPr>
        <w:t>SELECT USB FOLDER</w:t>
      </w:r>
      <w:r>
        <w:rPr>
          <w:sz w:val="24"/>
          <w:szCs w:val="24"/>
        </w:rPr>
        <w:t xml:space="preserve"> button.</w:t>
      </w:r>
    </w:p>
    <w:p>
      <w:pPr>
        <w:rPr>
          <w:ins w:id="9015" w:author="Claude" w:date="2026-10-16T12:00:00Z"/>
          <w:sz w:val="24"/>
          <w:szCs w:val="24"/>
        </w:rPr>
      </w:pPr>
      <w:ins w:id="9016" w:author="Claude" w:date="2026-10-16T12:00:00Z">
        <w:r>
          <w:rPr>
            <w:sz w:val="24"/>
            <w:szCs w:val="24"/>
          </w:rPr>
          <w:t xml:space="preserve">Under the Astronomy Directory, </w:t>
        </w:r>
        <w:r>
          <w:rPr>
            <w:b/>
            <w:bCs/>
            <w:sz w:val="24"/>
            <w:szCs w:val="24"/>
          </w:rPr>
          <w:t xml:space="preserve">✅ Path detected</w:t>
        </w:r>
        <w:r>
          <w:rPr>
            <w:sz w:val="24"/>
            <w:szCs w:val="24"/>
          </w:rPr>
          <w:t xml:space="preserve"> tells you the Dwarf's disk is reachable (</w:t>
        </w:r>
        <w:r>
          <w:rPr>
            <w:b/>
            <w:bCs/>
            <w:sz w:val="24"/>
            <w:szCs w:val="24"/>
          </w:rPr>
          <w:t xml:space="preserve">❌ Path not detected</w:t>
        </w:r>
        <w:r>
          <w:rPr>
            <w:sz w:val="24"/>
            <w:szCs w:val="24"/>
          </w:rPr>
          <w:t xml:space="preserve"> when it isn't plugged in; ⟳ checks again).</w:t>
        </w:r>
      </w:ins>
    </w:p>
    <w:p>
      <w:pPr>
        <w:rPr>
          <w:ins w:id="9017" w:author="Claude" w:date="2026-10-16T12:00:00Z"/>
          <w:sz w:val="24"/>
          <w:szCs w:val="24"/>
        </w:rPr>
      </w:pPr>
      <w:ins w:id="9018" w:author="Claude" w:date="2026-10-16T12:00:00Z">
        <w:r>
          <w:rPr>
            <w:b/>
            <w:bCs/>
            <w:sz w:val="24"/>
            <w:szCs w:val="24"/>
          </w:rPr>
          <w:t xml:space="preserve">Dwarf ID (end of its MAC)</w:t>
        </w:r>
        <w:r>
          <w:rPr>
            <w:sz w:val="24"/>
            <w:szCs w:val="24"/>
          </w:rPr>
          <w:t xml:space="preserve">: enter the last 6 characters of the MAC address printed on your Dwarf - they also end its Bluetooth name, e.g. DWARF3_</w:t>
        </w:r>
        <w:r>
          <w:rPr>
            <w:b/>
            <w:bCs/>
            <w:sz w:val="24"/>
            <w:szCs w:val="24"/>
          </w:rPr>
          <w:t xml:space="preserve">A1B2C3</w:t>
        </w:r>
        <w:r>
          <w:rPr>
            <w:sz w:val="24"/>
            <w:szCs w:val="24"/>
          </w:rPr>
          <w:t xml:space="preserve">. You can paste the whole MAC address. With the Dwarf on your Wi-Fi and its IP filled in, </w:t>
        </w:r>
        <w:r>
          <w:rPr>
            <w:b/>
            <w:bCs/>
            <w:sz w:val="24"/>
            <w:szCs w:val="24"/>
          </w:rPr>
          <w:t xml:space="preserve">Read from the Dwarf</w:t>
        </w:r>
        <w:r>
          <w:rPr>
            <w:sz w:val="24"/>
            <w:szCs w:val="24"/>
          </w:rPr>
          <w:t xml:space="preserve"> fills it in for you. This identifier lets the application check that the Dwarf connected is really the one selected (useful with two Dwarfs of the same model); Dwarfium-Hub also uses it to link the Dwarf to Dwarfium Lite.</w:t>
        </w:r>
      </w:ins>
    </w:p>
    <w:p>
      <w:pPr>
        <w:rPr>
          <w:ins w:id="9019" w:author="Claude" w:date="2026-10-16T12:00:00Z"/>
          <w:sz w:val="24"/>
          <w:szCs w:val="24"/>
        </w:rPr>
      </w:pPr>
      <w:ins w:id="9020" w:author="Claude" w:date="2026-10-16T12:00:00Z">
        <w:r>
          <w:rPr>
            <w:b/>
            <w:bCs/>
            <w:sz w:val="24"/>
            <w:szCs w:val="24"/>
          </w:rPr>
          <w:t xml:space="preserve">IP Address STA Mode</w:t>
        </w:r>
        <w:r>
          <w:rPr>
            <w:sz w:val="24"/>
            <w:szCs w:val="24"/>
          </w:rPr>
          <w:t xml:space="preserve"> (optional): the Dwarf's IP on your Wi-Fi network, for FTP (wireless) transfers. A Dwarf 2 has no USB disk mode: it uses FTP, or MTP on Windows (see the Help panel).</w:t>
        </w:r>
      </w:ins>
    </w:p>
    <w:p>
      <w:pPr>
        <w:rPr>
          <w:ins w:id="9021" w:author="Claude" w:date="2026-10-16T12:00:00Z"/>
          <w:sz w:val="24"/>
          <w:szCs w:val="24"/>
        </w:rPr>
      </w:pPr>
      <w:ins w:id="9022" w:author="Claude" w:date="2026-10-16T12:00:00Z">
        <w:r>
          <w:rPr>
            <w:b/>
            <w:bCs/>
            <w:sz w:val="24"/>
            <w:szCs w:val="24"/>
          </w:rPr>
          <w:t xml:space="preserve">Session IP</w:t>
        </w:r>
        <w:r>
          <w:rPr>
            <w:sz w:val="24"/>
            <w:szCs w:val="24"/>
          </w:rPr>
          <w:t xml:space="preserve"> (optional): a second IP for the same Dwarf, kept on this PC only - e.g. its address on a remote site reached through Tailscale. The application uses whichever IP answers.</w:t>
        </w:r>
      </w:ins>
    </w:p>
    <w:p>
      <w:pPr>
        <w:rPr>
          <w:ins w:id="9023" w:author="Claude" w:date="2026-10-16T12:00:00Z"/>
          <w:sz w:val="24"/>
          <w:szCs w:val="24"/>
        </w:rPr>
      </w:pPr>
      <w:ins w:id="9024" w:author="Claude" w:date="2026-10-16T12:00:00Z">
        <w:r>
          <w:rPr>
            <w:sz w:val="24"/>
            <w:szCs w:val="24"/>
          </w:rPr>
          <w:t xml:space="preserve">Several Dwarfs? </w:t>
        </w:r>
        <w:r>
          <w:rPr>
            <w:b/>
            <w:bCs/>
            <w:sz w:val="24"/>
            <w:szCs w:val="24"/>
          </w:rPr>
          <w:t xml:space="preserve">Identify</w:t>
        </w:r>
        <w:r>
          <w:rPr>
            <w:sz w:val="24"/>
            <w:szCs w:val="24"/>
          </w:rPr>
          <w:t xml:space="preserve"> makes the ring light of the Dwarf at this IP flash (needs Dwarfium Lite running; never during a capture).</w:t>
        </w:r>
      </w:ins>
    </w:p>
    <w:p w14:paraId="1A1AC272" w14:textId="026ACABA" w:rsidR="00FF6C9B" w:rsidRPr="006C097D" w:rsidRDefault="00FF6C9B" w:rsidP="00FF6C9B">
      <w:pPr>
        <w:rPr>
          <w:sz w:val="24"/>
          <w:szCs w:val="24"/>
        </w:rPr>
      </w:pPr>
      <w:r>
        <w:rPr>
          <w:sz w:val="24"/>
          <w:szCs w:val="24"/>
        </w:rPr>
        <w:t xml:space="preserve">Save your configuration with the </w:t>
      </w:r>
      <w:r>
        <w:rPr>
          <w:b/>
          <w:bCs/>
          <w:sz w:val="24"/>
          <w:szCs w:val="24"/>
        </w:rPr>
        <w:t>SAVE / UPDATE DWARF</w:t>
      </w:r>
      <w:r>
        <w:rPr>
          <w:sz w:val="24"/>
          <w:szCs w:val="24"/>
        </w:rPr>
        <w:t xml:space="preserve"> button.</w:t>
      </w:r>
    </w:p>
    <w:p w14:paraId="7561350C" w14:textId="0FA25A6C" w:rsidR="00FF6C9B" w:rsidRDefault="00FF6C9B" w:rsidP="00FF6C9B"/>
    <w:p w14:paraId="36314B36" w14:textId="67889A5C" w:rsidR="00FF6C9B" w:rsidRDefault="00FF6C9B" w:rsidP="00FF6C9B">
      <w:r>
        <w:t>Example :</w:t>
      </w:r>
    </w:p>
    <w:p w14:paraId="6FA7974F" w14:textId="6735BACE" w:rsidR="00FF6C9B" w:rsidRPr="00FF6C9B" w:rsidRDefault="001C5203" w:rsidP="00FF6C9B">
      <w:commentRangeStart w:id="7"/>
      <w:r>
        <w:rPr>
          <w:noProof/>
        </w:rPr>
        <w:drawing>
          <wp:inline distT="0" distB="0" distL="0" distR="0" wp14:anchorId="7F26F848" wp14:editId="5105D128">
            <wp:extent cx="5753100" cy="4933950"/>
            <wp:effectExtent l="0" t="0" r="0" b="0"/>
            <wp:docPr id="98077439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7"/>
      <w:r>
        <w:rPr>
          <w:rStyle w:val="CommentReference"/>
        </w:rPr>
        <w:commentReference w:id="7"/>
      </w:r>
    </w:p>
    <w:p w14:paraId="6FCFF52F" w14:textId="77777777" w:rsidR="00BD4BB7" w:rsidRDefault="00BD4BB7" w:rsidP="00952C27"/>
    <w:p w14:paraId="198DD46D" w14:textId="77777777" w:rsidR="001C5203" w:rsidRDefault="001C5203" w:rsidP="001C5203"/>
    <w:p w14:paraId="350DEC5F" w14:textId="77777777" w:rsidR="001C5203" w:rsidRDefault="001C5203">
      <w:r>
        <w:br w:type="page"/>
      </w:r>
    </w:p>
    <w:p w14:paraId="3A7C8941" w14:textId="711B07FA" w:rsidR="001C5203" w:rsidRPr="006C097D" w:rsidRDefault="001C5203" w:rsidP="001C520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Then launch the analysis of the Dwarf sessions using the </w:t>
      </w:r>
      <w:r>
        <w:rPr>
          <w:b/>
          <w:bCs/>
          <w:sz w:val="24"/>
          <w:szCs w:val="24"/>
        </w:rPr>
        <w:t xml:space="preserve"/>
      </w:r>
      <w:del w:id="9025" w:author="Claude" w:date="2026-10-16T12:00:00Z">
        <w:r>
          <w:rPr>
            <w:b/>
            <w:bCs/>
            <w:sz w:val="24"/>
            <w:szCs w:val="24"/>
          </w:rPr>
          <w:delText xml:space="preserve">ANALYSE DWARF DRIVE</w:delText>
        </w:r>
      </w:del>
      <w:ins w:id="9026" w:author="Claude" w:date="2026-10-16T12:00:00Z">
        <w:r>
          <w:rPr>
            <w:b/>
            <w:bCs/>
            <w:sz w:val="24"/>
            <w:szCs w:val="24"/>
          </w:rPr>
          <w:t xml:space="preserve">ANALYZE DWARF DRIVE</w:t>
        </w:r>
      </w:ins>
      <w:r>
        <w:rPr>
          <w:b/>
          <w:bCs/>
          <w:sz w:val="24"/>
          <w:szCs w:val="24"/>
        </w:rPr>
        <w:t xml:space="preserve"/>
      </w:r>
      <w:r>
        <w:rPr>
          <w:sz w:val="24"/>
          <w:szCs w:val="24"/>
        </w:rPr>
        <w:t xml:space="preserve"> button.</w:t>
      </w:r>
    </w:p>
    <w:p>
      <w:pPr>
        <w:rPr>
          <w:ins w:id="9027" w:author="Claude" w:date="2026-10-16T12:00:00Z"/>
          <w:sz w:val="24"/>
          <w:szCs w:val="24"/>
        </w:rPr>
      </w:pPr>
      <w:ins w:id="9028" w:author="Claude" w:date="2026-10-16T12:00:00Z">
        <w:r>
          <w:rPr>
            <w:sz w:val="24"/>
            <w:szCs w:val="24"/>
          </w:rPr>
          <w:t xml:space="preserve">Before scanning, the application checks that the Dwarf connected is the one selected: its model, its Dwarf ID over FTP, and whether its sessions are already archived under another Dwarf. If something doesn't match, a warning lets you select the right Dwarf, or continue anyway if you are sure.</w:t>
        </w:r>
      </w:ins>
    </w:p>
    <w:p w14:paraId="7854C6EC" w14:textId="77777777" w:rsidR="001C5203" w:rsidRDefault="001C5203">
      <w:r>
        <w:rPr>
          <w:noProof/>
        </w:rPr>
        <w:drawing>
          <wp:inline distT="0" distB="0" distL="0" distR="0" wp14:anchorId="39420609" wp14:editId="3CD98A20">
            <wp:extent cx="4331485" cy="3714750"/>
            <wp:effectExtent l="0" t="0" r="0" b="0"/>
            <wp:docPr id="29793402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743" cy="37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0EE7" w14:textId="77777777" w:rsidR="00C71C5D" w:rsidRPr="006C097D" w:rsidRDefault="001C5203">
      <w:pPr>
        <w:rPr>
          <w:sz w:val="24"/>
          <w:szCs w:val="24"/>
        </w:rPr>
      </w:pPr>
      <w:r>
        <w:rPr>
          <w:sz w:val="24"/>
          <w:szCs w:val="24"/>
        </w:rPr>
        <w:t xml:space="preserve">It takes time if you have many sessions… </w:t>
      </w:r>
    </w:p>
    <w:p w14:paraId="4CA1F3A3" w14:textId="77777777" w:rsidR="00C71C5D" w:rsidRDefault="00C71C5D">
      <w:r>
        <w:rPr>
          <w:noProof/>
        </w:rPr>
        <w:drawing>
          <wp:inline distT="0" distB="0" distL="0" distR="0" wp14:anchorId="1646FC6E" wp14:editId="7C7C0505">
            <wp:extent cx="4362450" cy="3741305"/>
            <wp:effectExtent l="0" t="0" r="0" b="0"/>
            <wp:docPr id="68845891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896" cy="375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6643" w14:textId="00ED3D39" w:rsidR="00C71C5D" w:rsidRPr="006C097D" w:rsidRDefault="00F7202E">
      <w:pPr>
        <w:rPr>
          <w:sz w:val="24"/>
          <w:szCs w:val="24"/>
        </w:rPr>
      </w:pPr>
      <w:r>
        <w:rPr>
          <w:sz w:val="24"/>
          <w:szCs w:val="24"/>
        </w:rPr>
        <w:t xml:space="preserve">At the End it will display </w:t>
      </w:r>
      <w:del w:id="9029" w:author="Claude" w:date="2026-10-16T12:00:00Z">
        <w:r>
          <w:rPr>
            <w:sz w:val="24"/>
            <w:szCs w:val="24"/>
          </w:rPr>
          <w:delText xml:space="preserve">how many sessions has been found on your Dwarf</w:delText>
        </w:r>
      </w:del>
      <w:ins w:id="9030" w:author="Claude" w:date="2026-10-16T12:00:00Z">
        <w:r>
          <w:rPr>
            <w:sz w:val="24"/>
            <w:szCs w:val="24"/>
          </w:rPr>
          <w:t xml:space="preserve">how many sessions have been found on your Dwarf.</w:t>
        </w:r>
      </w:ins>
      <w:r>
        <w:rPr>
          <w:sz w:val="24"/>
          <w:szCs w:val="24"/>
        </w:rPr>
        <w:t xml:space="preserve"/>
      </w:r>
    </w:p>
    <w:p w14:paraId="634DC771" w14:textId="77777777" w:rsidR="00F7202E" w:rsidRPr="006C097D" w:rsidRDefault="00F7202E" w:rsidP="00F7202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local data archive has been updated, and your data is ready to be backed up.</w:t>
      </w:r>
    </w:p>
    <w:p>
      <w:pPr>
        <w:rPr>
          <w:ins w:id="9031" w:author="Claude" w:date="2026-10-16T12:00:00Z"/>
          <w:sz w:val="24"/>
          <w:szCs w:val="24"/>
        </w:rPr>
      </w:pPr>
      <w:ins w:id="9032" w:author="Claude" w:date="2026-10-16T12:00:00Z">
        <w:r>
          <w:rPr>
            <w:sz w:val="24"/>
            <w:szCs w:val="24"/>
          </w:rPr>
          <w:t xml:space="preserve">The </w:t>
        </w:r>
        <w:r>
          <w:rPr>
            <w:b/>
            <w:bCs/>
            <w:sz w:val="24"/>
            <w:szCs w:val="24"/>
          </w:rPr>
          <w:t xml:space="preserve">⚠️ Sessions in Error</w:t>
        </w:r>
        <w:r>
          <w:rPr>
            <w:sz w:val="24"/>
            <w:szCs w:val="24"/>
          </w:rPr>
          <w:t xml:space="preserve"> button appears when some sessions have no final stacked image: normal for a session stopped early; a mosaic in this list can be repaired from the </w:t>
        </w:r>
        <w:r>
          <w:rPr>
            <w:b/>
            <w:bCs/>
            <w:sz w:val="24"/>
            <w:szCs w:val="24"/>
          </w:rPr>
          <w:t xml:space="preserve">Mosaic</w:t>
        </w:r>
        <w:r>
          <w:rPr>
            <w:sz w:val="24"/>
            <w:szCs w:val="24"/>
          </w:rPr>
          <w:t xml:space="preserve"> page.</w:t>
        </w:r>
      </w:ins>
    </w:p>
    <w:p w14:paraId="58C464C1" w14:textId="77777777" w:rsidR="00F7202E" w:rsidRDefault="00F7202E">
      <w:commentRangeStart w:id="6"/>
      <w:r>
        <w:rPr>
          <w:noProof/>
        </w:rPr>
        <w:drawing>
          <wp:inline distT="0" distB="0" distL="0" distR="0" wp14:anchorId="7CFDBCD6" wp14:editId="2899C37A">
            <wp:extent cx="5753100" cy="4933950"/>
            <wp:effectExtent l="0" t="0" r="0" b="0"/>
            <wp:docPr id="91266464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6"/>
      <w:r>
        <w:rPr>
          <w:rStyle w:val="CommentReference"/>
        </w:rPr>
        <w:commentReference w:id="6"/>
      </w:r>
    </w:p>
    <w:p w14:paraId="7D0F045B" w14:textId="77777777" w:rsidR="00F7202E" w:rsidRDefault="00F7202E"/>
    <w:p w14:paraId="04F29FDE" w14:textId="170A0E2B" w:rsidR="008E0E12" w:rsidRPr="006C097D" w:rsidRDefault="003D5700" w:rsidP="008E0E12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 xml:space="preserve">Show Dwarf Data</w:t>
      </w:r>
      <w:r>
        <w:rPr>
          <w:sz w:val="24"/>
          <w:szCs w:val="24"/>
        </w:rPr>
        <w:t xml:space="preserve"> button will display the sessions found on the telescope.</w:t>
      </w:r>
    </w:p>
    <w:p w14:paraId="54547D87" w14:textId="77777777" w:rsidR="008E0E12" w:rsidRDefault="008E0E12">
      <w:pPr>
        <w:rPr>
          <w:b/>
          <w:bCs/>
        </w:rPr>
      </w:pPr>
      <w:r>
        <w:rPr>
          <w:b/>
          <w:bCs/>
        </w:rPr>
        <w:br w:type="page"/>
      </w:r>
    </w:p>
    <w:p w14:paraId="024EED1D" w14:textId="4236093B" w:rsidR="008E0E12" w:rsidRPr="006C097D" w:rsidRDefault="007119B7" w:rsidP="008E0E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This opens the Explore Page for the Current Dwarf Data</w:t>
      </w:r>
    </w:p>
    <w:p w14:paraId="72C3DAEE" w14:textId="370E7307" w:rsidR="007119B7" w:rsidRDefault="007119B7" w:rsidP="008E0E12">
      <w:commentRangeStart w:id="5"/>
      <w:r>
        <w:rPr>
          <w:noProof/>
        </w:rPr>
        <w:drawing>
          <wp:inline distT="0" distB="0" distL="0" distR="0" wp14:anchorId="405FA1EB" wp14:editId="2FD38E10">
            <wp:extent cx="5753100" cy="4933950"/>
            <wp:effectExtent l="0" t="0" r="0" b="0"/>
            <wp:docPr id="11058364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5"/>
      <w:r>
        <w:rPr>
          <w:rStyle w:val="CommentReference"/>
        </w:rPr>
        <w:commentReference w:id="5"/>
      </w:r>
    </w:p>
    <w:p w14:paraId="6039D2CA" w14:textId="4398DD59" w:rsidR="008E0E12" w:rsidRPr="006C097D" w:rsidRDefault="008E0E12" w:rsidP="008E0E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page is split into two main areas.</w:t>
      </w:r>
    </w:p>
    <w:p w14:paraId="25586DB8" w14:textId="77777777" w:rsidR="008E0E12" w:rsidRPr="006C097D" w:rsidRDefault="008E0E12" w:rsidP="008E0E1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Left side</w:t>
      </w:r>
    </w:p>
    <w:p w14:paraId="4C75F99E" w14:textId="7C7AD498" w:rsidR="008E0E12" w:rsidRPr="006C097D" w:rsidRDefault="008E0E12" w:rsidP="008E0E12">
      <w:pPr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Dwarf list</w:t>
      </w:r>
      <w:r>
        <w:rPr>
          <w:rFonts w:cstheme="minorHAnsi"/>
          <w:sz w:val="24"/>
          <w:szCs w:val="24"/>
        </w:rPr>
        <w:t xml:space="preserve"> — choose which of your registered Dwarf devices you want to browse.</w:t>
      </w:r>
    </w:p>
    <w:p w14:paraId="64F61111" w14:textId="77777777" w:rsidR="008E0E12" w:rsidRPr="006C097D" w:rsidRDefault="008E0E12" w:rsidP="008E0E12">
      <w:pPr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Status filter</w:t>
      </w:r>
      <w:r>
        <w:rPr>
          <w:rFonts w:cstheme="minorHAnsi"/>
          <w:sz w:val="24"/>
          <w:szCs w:val="24"/>
        </w:rPr>
        <w:t xml:space="preserve"> — narrow down the sessions shown, based on their status.</w:t>
      </w:r>
    </w:p>
    <w:p w14:paraId="0CF6480C" w14:textId="57F42D68" w:rsidR="007119B7" w:rsidRPr="006C097D" w:rsidRDefault="007119B7" w:rsidP="007119B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</w:t>
      </w:r>
      <w:r>
        <w:rPr>
          <w:rFonts w:cstheme="minorHAnsi"/>
          <w:b/>
          <w:bCs/>
          <w:sz w:val="24"/>
          <w:szCs w:val="24"/>
        </w:rPr>
        <w:t xml:space="preserve"> « not yet backed up »  </w:t>
      </w:r>
      <w:r>
        <w:rPr>
          <w:rFonts w:cstheme="minorHAnsi"/>
          <w:sz w:val="24"/>
          <w:szCs w:val="24"/>
        </w:rPr>
        <w:t xml:space="preserve">filter is selected at first run to permit backup</w:t>
      </w:r>
    </w:p>
    <w:p w14:paraId="4EF99DE1" w14:textId="77777777" w:rsidR="008E0E12" w:rsidRPr="006C097D" w:rsidRDefault="008E0E12" w:rsidP="008E0E12">
      <w:pPr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Session/object list</w:t>
      </w:r>
      <w:r>
        <w:rPr>
          <w:rFonts w:cstheme="minorHAnsi"/>
          <w:sz w:val="24"/>
          <w:szCs w:val="24"/>
        </w:rPr>
        <w:t xml:space="preserve"> — the list of session objects found for the selected Dwarf.</w:t>
      </w:r>
    </w:p>
    <w:p w14:paraId="592A9F5F" w14:textId="77777777" w:rsidR="008E0E12" w:rsidRPr="006C097D" w:rsidRDefault="008E0E12" w:rsidP="008E0E1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Right side</w:t>
      </w:r>
    </w:p>
    <w:p w14:paraId="5330E929" w14:textId="77777777" w:rsidR="008E0E12" w:rsidRPr="006C097D" w:rsidRDefault="008E0E12" w:rsidP="008E0E12">
      <w:pPr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Session list</w:t>
      </w:r>
      <w:r>
        <w:rPr>
          <w:rFonts w:cstheme="minorHAnsi"/>
          <w:sz w:val="24"/>
          <w:szCs w:val="24"/>
        </w:rPr>
        <w:t xml:space="preserve"> — shows the sessions for the object you selected on the left. This list can be empty if the selected object has no matching sessions.</w:t>
      </w:r>
    </w:p>
    <w:p w14:paraId="166DA815" w14:textId="77777777" w:rsidR="008E0E12" w:rsidRPr="006C097D" w:rsidRDefault="008E0E12" w:rsidP="008E0E12">
      <w:pPr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Action buttons</w:t>
      </w:r>
      <w:r>
        <w:rPr>
          <w:rFonts w:cstheme="minorHAnsi"/>
          <w:sz w:val="24"/>
          <w:szCs w:val="24"/>
        </w:rPr>
        <w:t xml:space="preserve"/>
      </w:r>
      <w:del w:id="9033" w:author="Claude" w:date="2026-10-16T12:00:00Z">
        <w:r>
          <w:rPr>
            <w:rFonts w:cstheme="minorHAnsi"/>
            <w:sz w:val="24"/>
            <w:szCs w:val="24"/>
          </w:rPr>
          <w:delText xml:space="preserve"> — actions you can run on the whole list or on a selected session.</w:delText>
        </w:r>
      </w:del>
      <w:ins w:id="9034" w:author="Claude" w:date="2026-10-16T12:00:00Z">
        <w:r>
          <w:rPr>
            <w:rFonts w:cstheme="minorHAnsi"/>
            <w:sz w:val="24"/>
            <w:szCs w:val="24"/>
          </w:rPr>
          <w:t xml:space="preserve"> — actions you can run on the whole list or on a selected session. They are large icons, grouped by kind: hover over one to see its name (on a phone or tablet, the name is shown under the icon).</w:t>
        </w:r>
      </w:ins>
      <w:r>
        <w:rPr>
          <w:rFonts w:cstheme="minorHAnsi"/>
          <w:sz w:val="24"/>
          <w:szCs w:val="24"/>
        </w:rPr>
        <w:t xml:space="preserve"/>
      </w:r>
    </w:p>
    <w:p w14:paraId="07D5ED79" w14:textId="77777777" w:rsidR="008E0E12" w:rsidRPr="006C097D" w:rsidRDefault="008E0E12" w:rsidP="008E0E12">
      <w:pPr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Session details</w:t>
      </w:r>
      <w:r>
        <w:rPr>
          <w:rFonts w:cstheme="minorHAnsi"/>
          <w:sz w:val="24"/>
          <w:szCs w:val="24"/>
        </w:rPr>
        <w:t xml:space="preserve"> — once you select a session in the list, its details are shown here.</w:t>
      </w:r>
    </w:p>
    <w:p w14:paraId="7A718596" w14:textId="77777777" w:rsidR="00907F53" w:rsidRPr="006C097D" w:rsidRDefault="00907F53" w:rsidP="00907F5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Selecting an object</w:t>
      </w:r>
    </w:p>
    <w:p w14:paraId="701ED2F6" w14:textId="77777777" w:rsidR="00907F53" w:rsidRDefault="00907F53" w:rsidP="00907F53">
      <w:pPr>
        <w:pStyle w:val="font-claude-response-body"/>
      </w:pPr>
      <w:r>
        <w:rPr>
          <w:rFonts w:asciiTheme="minorHAnsi" w:hAnsiTheme="minorHAnsi" w:cstheme="minorHAnsi"/>
        </w:rPr>
        <w:t xml:space="preserve">You can select </w:t>
      </w:r>
      <w:r>
        <w:rPr>
          <w:rStyle w:val="lev"/>
          <w:rFonts w:asciiTheme="minorHAnsi" w:hAnsiTheme="minorHAnsi" w:cstheme="minorHAnsi"/>
        </w:rPr>
        <w:t>All Sessions</w:t>
      </w:r>
      <w:r>
        <w:rPr>
          <w:rFonts w:asciiTheme="minorHAnsi" w:hAnsiTheme="minorHAnsi" w:cstheme="minorHAnsi"/>
        </w:rPr>
        <w:t xml:space="preserve"> to list every session found on the Dwarf, or pick a specific object from the list on the left</w:t>
      </w:r>
      <w:r>
        <w:t>.</w:t>
      </w:r>
    </w:p>
    <w:p w14:paraId="555BF30E" w14:textId="6DC84FDF" w:rsidR="006D1430" w:rsidRDefault="007119B7">
      <w:commentRangeStart w:id="4"/>
      <w:r>
        <w:rPr>
          <w:noProof/>
        </w:rPr>
        <w:drawing>
          <wp:inline distT="0" distB="0" distL="0" distR="0" wp14:anchorId="38AD0111" wp14:editId="5A6AFF38">
            <wp:extent cx="4895850" cy="4198760"/>
            <wp:effectExtent l="0" t="0" r="0" b="0"/>
            <wp:docPr id="9093609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21" cy="42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4"/>
      <w:r>
        <w:rPr>
          <w:rStyle w:val="CommentReference"/>
        </w:rPr>
        <w:commentReference w:id="4"/>
      </w:r>
    </w:p>
    <w:p w14:paraId="49BE06EC" w14:textId="77777777" w:rsidR="00907F53" w:rsidRPr="006C097D" w:rsidRDefault="00907F53" w:rsidP="00907F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Selecting a session</w:t>
      </w:r>
    </w:p>
    <w:p w14:paraId="1A1C6786" w14:textId="77777777" w:rsidR="00907F53" w:rsidRPr="006C097D" w:rsidRDefault="00907F53" w:rsidP="00907F53">
      <w:pPr>
        <w:rPr>
          <w:sz w:val="24"/>
          <w:szCs w:val="24"/>
        </w:rPr>
      </w:pPr>
      <w:r>
        <w:rPr>
          <w:sz w:val="24"/>
          <w:szCs w:val="24"/>
        </w:rPr>
        <w:t xml:space="preserve">Click a session in the session list to select it. </w:t>
      </w:r>
      <w:del w:id="9035" w:author="Claude" w:date="2026-10-16T12:00:00Z">
        <w:r>
          <w:rPr>
            <w:sz w:val="24"/>
            <w:szCs w:val="24"/>
          </w:rPr>
          <w:delText xml:space="preserve">The session details are now displayed, with the session's image shown at the bottom.</w:delText>
        </w:r>
      </w:del>
      <w:ins w:id="9036" w:author="Claude" w:date="2026-10-16T12:00:00Z">
        <w:r>
          <w:rPr>
            <w:sz w:val="24"/>
            <w:szCs w:val="24"/>
          </w:rPr>
          <w:t xml:space="preserve">Its details are shown in the Infos tab, and its picture in the Image tab (swipe between them on a touch screen).</w:t>
        </w:r>
      </w:ins>
      <w:r>
        <w:rPr>
          <w:sz w:val="24"/>
          <w:szCs w:val="24"/>
        </w:rPr>
        <w:t xml:space="preserve"/>
      </w:r>
    </w:p>
    <w:p w14:paraId="1C7791D5" w14:textId="627AF8E6" w:rsidR="007119B7" w:rsidRDefault="007119B7">
      <w:commentRangeStart w:id="3"/>
      <w:r>
        <w:rPr>
          <w:noProof/>
        </w:rPr>
        <w:lastRenderedPageBreak/>
        <w:drawing>
          <wp:inline distT="0" distB="0" distL="0" distR="0" wp14:anchorId="7E11A8BD" wp14:editId="5B6C0790">
            <wp:extent cx="4914900" cy="2763099"/>
            <wp:effectExtent l="0" t="0" r="0" b="0"/>
            <wp:docPr id="66177191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245" cy="278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3"/>
      <w:r>
        <w:rPr>
          <w:rStyle w:val="CommentReference"/>
        </w:rPr>
        <w:commentReference w:id="3"/>
      </w:r>
    </w:p>
    <w:p w14:paraId="0D1BCA95" w14:textId="77777777" w:rsidR="003D5700" w:rsidRPr="006C097D" w:rsidRDefault="003D5700" w:rsidP="003D57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Backing up a session</w:t>
      </w:r>
    </w:p>
    <w:p w14:paraId="7E3769D3" w14:textId="77777777" w:rsidR="003D5700" w:rsidRPr="006C097D" w:rsidRDefault="003D5700" w:rsidP="003D5700">
      <w:pPr>
        <w:rPr>
          <w:sz w:val="24"/>
          <w:szCs w:val="24"/>
        </w:rPr>
      </w:pPr>
      <w:r>
        <w:rPr>
          <w:sz w:val="24"/>
          <w:szCs w:val="24"/>
        </w:rPr>
        <w:t xml:space="preserve"/>
      </w:r>
      <w:del w:id="9037" w:author="Claude" w:date="2026-10-16T12:00:00Z">
        <w:r>
          <w:rPr>
            <w:sz w:val="24"/>
            <w:szCs w:val="24"/>
          </w:rPr>
          <w:delText xml:space="preserve">To back up your session, click </w:delText>
        </w:r>
      </w:del>
      <w:ins w:id="9038" w:author="Claude" w:date="2026-10-16T12:00:00Z">
        <w:r>
          <w:rPr>
            <w:sz w:val="24"/>
            <w:szCs w:val="24"/>
          </w:rPr>
          <w:t xml:space="preserve">To back up your session, click the </w:t>
        </w:r>
      </w:ins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/>
      </w:r>
      <w:del w:id="9039" w:author="Claude" w:date="2026-10-16T12:00:00Z">
        <w:r>
          <w:rPr>
            <w:b/>
            <w:bCs/>
            <w:sz w:val="24"/>
            <w:szCs w:val="24"/>
          </w:rPr>
          <w:delText xml:space="preserve">"No Backup Drive configured yet"</w:delText>
        </w:r>
      </w:del>
      <w:ins w:id="9040" w:author="Claude" w:date="2026-10-16T12:00:00Z">
        <w:r>
          <w:rPr>
            <w:b/>
            <w:bCs/>
            <w:sz w:val="24"/>
            <w:szCs w:val="24"/>
          </w:rPr>
          <w:t xml:space="preserve">"No Backup Drive configured yet" icon (a crossed-out cloud), then Go to Backup Settings</w:t>
        </w:r>
      </w:ins>
      <w:r>
        <w:rPr>
          <w:b/>
          <w:bCs/>
          <w:sz w:val="24"/>
          <w:szCs w:val="24"/>
        </w:rPr>
        <w:t xml:space="preserve"/>
      </w:r>
      <w:r>
        <w:rPr>
          <w:sz w:val="24"/>
          <w:szCs w:val="24"/>
        </w:rPr>
        <w:t xml:space="preserve">. This takes you to the </w:t>
      </w:r>
      <w:r>
        <w:rPr>
          <w:b/>
          <w:bCs/>
          <w:sz w:val="24"/>
          <w:szCs w:val="24"/>
        </w:rPr>
        <w:t xml:space="preserve"/>
      </w:r>
      <w:del w:id="9041" w:author="Claude" w:date="2026-10-16T12:00:00Z">
        <w:r>
          <w:rPr>
            <w:b/>
            <w:bCs/>
            <w:sz w:val="24"/>
            <w:szCs w:val="24"/>
          </w:rPr>
          <w:delText xml:space="preserve">Backup Drive Setup</w:delText>
        </w:r>
      </w:del>
      <w:ins w:id="9042" w:author="Claude" w:date="2026-10-16T12:00:00Z">
        <w:r>
          <w:rPr>
            <w:b/>
            <w:bCs/>
            <w:sz w:val="24"/>
            <w:szCs w:val="24"/>
          </w:rPr>
          <w:t xml:space="preserve">Backup Configuration</w:t>
        </w:r>
      </w:ins>
      <w:r>
        <w:rPr>
          <w:b/>
          <w:bCs/>
          <w:sz w:val="24"/>
          <w:szCs w:val="24"/>
        </w:rPr>
        <w:t xml:space="preserve"/>
      </w:r>
      <w:r>
        <w:rPr>
          <w:sz w:val="24"/>
          <w:szCs w:val="24"/>
        </w:rPr>
        <w:t xml:space="preserve"> page, where you can configure where your sessions are backed up.</w:t>
      </w:r>
    </w:p>
    <w:p w14:paraId="76027A42" w14:textId="77777777" w:rsidR="00907F53" w:rsidRDefault="003C262E" w:rsidP="003C262E">
      <w:commentRangeStart w:id="2"/>
      <w:r>
        <w:rPr>
          <w:noProof/>
        </w:rPr>
        <w:drawing>
          <wp:inline distT="0" distB="0" distL="0" distR="0" wp14:anchorId="4E72B36E" wp14:editId="40A913EA">
            <wp:extent cx="4400550" cy="2473940"/>
            <wp:effectExtent l="0" t="0" r="0" b="3175"/>
            <wp:docPr id="121009480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413" cy="248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"/>
      <w:r>
        <w:rPr>
          <w:rStyle w:val="CommentReference"/>
        </w:rPr>
        <w:commentReference w:id="2"/>
      </w:r>
    </w:p>
    <w:p w14:paraId="489820DD" w14:textId="77777777" w:rsidR="003D5700" w:rsidRPr="006C097D" w:rsidRDefault="003D5700" w:rsidP="003D57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 create a backup drive, fill in:</w:t>
      </w:r>
    </w:p>
    <w:p w14:paraId="0F319BB9" w14:textId="77777777" w:rsidR="003D5700" w:rsidRPr="006C097D" w:rsidRDefault="003D5700" w:rsidP="003D5700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name (of your choice).</w:t>
      </w:r>
    </w:p>
    <w:p w14:paraId="7D2FCF16" w14:textId="77777777" w:rsidR="003D5700" w:rsidRPr="006C097D" w:rsidRDefault="003D5700" w:rsidP="003D5700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description.</w:t>
      </w:r>
    </w:p>
    <w:p w14:paraId="2E2878C1" w14:textId="77777777" w:rsidR="003D5700" w:rsidRPr="006C097D" w:rsidRDefault="003D5700" w:rsidP="003D5700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main directory, where all your data will be backed up — set it using the SELECT FOLDER button.</w:t>
      </w:r>
    </w:p>
    <w:p w14:paraId="61AD3E08" w14:textId="77777777" w:rsidR="003D5700" w:rsidRPr="006C097D" w:rsidRDefault="003D5700" w:rsidP="003D5700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specific sub-directory, where the Dwarf sessions will be saved — set it using the SELECT SUB FOLDER button.</w:t>
      </w:r>
    </w:p>
    <w:p w14:paraId="4E31A268" w14:textId="77777777" w:rsidR="003D5700" w:rsidRPr="006C097D" w:rsidRDefault="003D5700" w:rsidP="003D5700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Dwarf associated with this backup — select the correct one from the list.</w:t>
      </w:r>
    </w:p>
    <w:p w14:paraId="6B39E655" w14:textId="5B3C1CB3" w:rsidR="003D5700" w:rsidRPr="006C097D" w:rsidRDefault="003D5700" w:rsidP="003D57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Save your configuration with the </w:t>
      </w:r>
      <w:r>
        <w:rPr>
          <w:b/>
          <w:bCs/>
          <w:sz w:val="24"/>
          <w:szCs w:val="24"/>
        </w:rPr>
        <w:t xml:space="preserve">SAVE / UPDATE BACKUP DRIVE</w:t>
      </w:r>
      <w:r>
        <w:rPr>
          <w:sz w:val="24"/>
          <w:szCs w:val="24"/>
        </w:rPr>
        <w:t xml:space="preserve"> button.</w:t>
      </w:r>
    </w:p>
    <w:p w14:paraId="56CDDC16" w14:textId="51491EF7" w:rsidR="00907F53" w:rsidRDefault="003D5700" w:rsidP="003C262E">
      <w:r>
        <w:rPr>
          <w:noProof/>
        </w:rPr>
        <w:drawing>
          <wp:inline distT="0" distB="0" distL="0" distR="0" wp14:anchorId="165F1434" wp14:editId="6639561A">
            <wp:extent cx="4429125" cy="2490006"/>
            <wp:effectExtent l="0" t="0" r="0" b="5715"/>
            <wp:docPr id="207260659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567" cy="250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70AA" w14:textId="77777777" w:rsidR="006C097D" w:rsidRDefault="006C097D" w:rsidP="003C262E">
      <w:pPr>
        <w:rPr>
          <w:sz w:val="24"/>
          <w:szCs w:val="24"/>
        </w:rPr>
      </w:pPr>
    </w:p>
    <w:p w14:paraId="06EC688C" w14:textId="3673651A" w:rsidR="006C097D" w:rsidRDefault="00C325E1" w:rsidP="003C262E">
      <w:pPr>
        <w:rPr>
          <w:sz w:val="24"/>
          <w:szCs w:val="24"/>
        </w:rPr>
      </w:pPr>
      <w:r>
        <w:rPr>
          <w:sz w:val="24"/>
          <w:szCs w:val="24"/>
        </w:rPr>
        <w:t xml:space="preserve">After saving, an information message dialog lets you go back to the </w:t>
      </w:r>
      <w:r>
        <w:rPr>
          <w:b/>
          <w:bCs/>
          <w:sz w:val="24"/>
          <w:szCs w:val="24"/>
        </w:rPr>
        <w:t>Explore</w:t>
      </w:r>
      <w:r>
        <w:rPr>
          <w:sz w:val="24"/>
          <w:szCs w:val="24"/>
        </w:rPr>
        <w:t xml:space="preserve"> page to back up your data.</w:t>
      </w:r>
    </w:p>
    <w:p w14:paraId="7D867C0B" w14:textId="6486154F" w:rsidR="00C325E1" w:rsidRDefault="003C262E" w:rsidP="003C262E">
      <w:pPr>
        <w:rPr>
          <w:noProof/>
        </w:rPr>
      </w:pPr>
      <w:r>
        <w:rPr>
          <w:noProof/>
        </w:rPr>
        <w:drawing>
          <wp:inline distT="0" distB="0" distL="0" distR="0" wp14:anchorId="2B676E86" wp14:editId="44B31EC6">
            <wp:extent cx="5743575" cy="3228975"/>
            <wp:effectExtent l="0" t="0" r="9525" b="9525"/>
            <wp:docPr id="10977656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t xml:space="preserve"> </w:t>
      </w:r>
    </w:p>
    <w:p w14:paraId="75795F83" w14:textId="77777777" w:rsidR="00C325E1" w:rsidRDefault="00C325E1" w:rsidP="003C262E">
      <w:pPr>
        <w:rPr>
          <w:noProof/>
        </w:rPr>
      </w:pPr>
    </w:p>
    <w:p w14:paraId="4A0EE849" w14:textId="5809C1A8" w:rsidR="00C325E1" w:rsidRPr="006C097D" w:rsidRDefault="00C325E1" w:rsidP="003C262E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/>
      </w:r>
      <w:del w:id="9043" w:author="Claude" w:date="2026-10-16T12:00:00Z">
        <w:r>
          <w:rPr>
            <w:noProof/>
            <w:sz w:val="24"/>
            <w:szCs w:val="24"/>
          </w:rPr>
          <w:delText xml:space="preserve">Now the Backup Button is available</w:delText>
        </w:r>
      </w:del>
      <w:ins w:id="9044" w:author="Claude" w:date="2026-10-16T12:00:00Z">
        <w:r>
          <w:rPr>
            <w:noProof/>
            <w:sz w:val="24"/>
            <w:szCs w:val="24"/>
          </w:rPr>
          <w:t xml:space="preserve">Now the Backup Session icon is available</w:t>
        </w:r>
      </w:ins>
      <w:r>
        <w:rPr>
          <w:noProof/>
          <w:sz w:val="24"/>
          <w:szCs w:val="24"/>
        </w:rPr>
        <w:t xml:space="preserve"/>
      </w:r>
    </w:p>
    <w:p w14:paraId="488EC1C0" w14:textId="4C522E02" w:rsidR="00C325E1" w:rsidRDefault="00C325E1" w:rsidP="003C262E">
      <w:commentRangeStart w:id="1"/>
      <w:r>
        <w:rPr>
          <w:noProof/>
        </w:rPr>
        <w:lastRenderedPageBreak/>
        <w:drawing>
          <wp:inline distT="0" distB="0" distL="0" distR="0" wp14:anchorId="5BE27A27" wp14:editId="09572A18">
            <wp:extent cx="5743575" cy="3228975"/>
            <wp:effectExtent l="0" t="0" r="9525" b="9525"/>
            <wp:docPr id="92164442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"/>
      <w:r>
        <w:rPr>
          <w:rStyle w:val="CommentReference"/>
        </w:rPr>
        <w:commentReference w:id="1"/>
      </w:r>
    </w:p>
    <w:p w14:paraId="10408A2C" w14:textId="77777777" w:rsidR="0086160B" w:rsidRDefault="0086160B" w:rsidP="003C262E"/>
    <w:p w14:paraId="04484455" w14:textId="61ACF33D" w:rsidR="001C5203" w:rsidRDefault="0086160B" w:rsidP="003C262E">
      <w:r>
        <w:rPr>
          <w:sz w:val="24"/>
          <w:szCs w:val="24"/>
        </w:rPr>
        <w:t xml:space="preserve">Click it, to open the </w:t>
      </w:r>
      <w:r>
        <w:rPr>
          <w:b/>
          <w:bCs/>
          <w:sz w:val="24"/>
          <w:szCs w:val="24"/>
        </w:rPr>
        <w:t xml:space="preserve"/>
      </w:r>
      <w:del w:id="9045" w:author="Claude" w:date="2026-10-16T12:00:00Z">
        <w:r>
          <w:rPr>
            <w:b/>
            <w:bCs/>
            <w:sz w:val="24"/>
            <w:szCs w:val="24"/>
          </w:rPr>
          <w:delText xml:space="preserve">Transfert</w:delText>
        </w:r>
      </w:del>
      <w:ins w:id="9046" w:author="Claude" w:date="2026-10-16T12:00:00Z">
        <w:r>
          <w:rPr>
            <w:b/>
            <w:bCs/>
            <w:sz w:val="24"/>
            <w:szCs w:val="24"/>
          </w:rPr>
          <w:t xml:space="preserve">Session Transfer</w:t>
        </w:r>
      </w:ins>
      <w:r>
        <w:rPr>
          <w:b/>
          <w:bCs/>
          <w:sz w:val="24"/>
          <w:szCs w:val="24"/>
        </w:rPr>
        <w:t xml:space="preserve"/>
      </w:r>
      <w:r>
        <w:rPr>
          <w:sz w:val="24"/>
          <w:szCs w:val="24"/>
        </w:rPr>
        <w:t xml:space="preserve"> page</w:t>
      </w:r>
      <w:r>
        <w:br w:type="page"/>
      </w:r>
      <w:r>
        <w:rPr>
          <w:noProof/>
        </w:rPr>
        <w:lastRenderedPageBreak/>
        <w:drawing>
          <wp:inline distT="0" distB="0" distL="0" distR="0" wp14:anchorId="5B0EDDE6" wp14:editId="5638D4AA">
            <wp:extent cx="5743575" cy="3228975"/>
            <wp:effectExtent l="0" t="0" r="9525" b="9525"/>
            <wp:docPr id="196057936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685A" w14:textId="77777777" w:rsidR="0086160B" w:rsidRPr="006C097D" w:rsidRDefault="0086160B" w:rsidP="003C262E">
      <w:pPr>
        <w:rPr>
          <w:sz w:val="24"/>
          <w:szCs w:val="24"/>
        </w:rPr>
      </w:pPr>
    </w:p>
    <w:p w14:paraId="6DAEC979" w14:textId="12ABF755" w:rsidR="0086160B" w:rsidRPr="006C097D" w:rsidRDefault="0086160B" w:rsidP="003C262E">
      <w:pPr>
        <w:rPr>
          <w:sz w:val="24"/>
          <w:szCs w:val="24"/>
        </w:rPr>
      </w:pPr>
      <w:r>
        <w:rPr>
          <w:sz w:val="24"/>
          <w:szCs w:val="24"/>
        </w:rPr>
        <w:t xml:space="preserve">All the needed information has already been filled in — just click </w:t>
      </w:r>
      <w:r>
        <w:rPr>
          <w:b/>
          <w:bCs/>
          <w:sz w:val="24"/>
          <w:szCs w:val="24"/>
        </w:rPr>
        <w:t>Start Backup</w:t>
      </w:r>
      <w:r>
        <w:rPr>
          <w:sz w:val="24"/>
          <w:szCs w:val="24"/>
        </w:rPr>
        <w:t>.</w:t>
      </w:r>
    </w:p>
    <w:p>
      <w:pPr>
        <w:rPr>
          <w:ins w:id="9047" w:author="Claude" w:date="2026-10-16T12:00:00Z"/>
          <w:sz w:val="24"/>
          <w:szCs w:val="24"/>
        </w:rPr>
      </w:pPr>
      <w:ins w:id="9048" w:author="Claude" w:date="2026-10-16T12:00:00Z">
        <w:r>
          <w:rPr>
            <w:sz w:val="24"/>
            <w:szCs w:val="24"/>
          </w:rPr>
          <w:t xml:space="preserve">The transfer runs in the background: you can go to other pages and come back. Closing the application stops it.</w:t>
        </w:r>
      </w:ins>
    </w:p>
    <w:p w14:paraId="477879FE" w14:textId="29EB2CC1" w:rsidR="0086160B" w:rsidRDefault="0086160B" w:rsidP="003C262E">
      <w:r>
        <w:rPr>
          <w:noProof/>
        </w:rPr>
        <w:drawing>
          <wp:inline distT="0" distB="0" distL="0" distR="0" wp14:anchorId="63B1B293" wp14:editId="232B7BCB">
            <wp:extent cx="5743575" cy="3228975"/>
            <wp:effectExtent l="0" t="0" r="9525" b="9525"/>
            <wp:docPr id="111658787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C8BC2" w14:textId="77777777" w:rsidR="0086160B" w:rsidRPr="006C097D" w:rsidRDefault="0086160B" w:rsidP="003C262E">
      <w:pPr>
        <w:rPr>
          <w:sz w:val="24"/>
          <w:szCs w:val="24"/>
        </w:rPr>
      </w:pPr>
    </w:p>
    <w:p w14:paraId="078C75BE" w14:textId="77777777" w:rsidR="006C097D" w:rsidRPr="006C097D" w:rsidRDefault="006C097D" w:rsidP="006C097D">
      <w:pPr>
        <w:rPr>
          <w:sz w:val="24"/>
          <w:szCs w:val="24"/>
        </w:rPr>
      </w:pPr>
      <w:r>
        <w:rPr>
          <w:sz w:val="24"/>
          <w:szCs w:val="24"/>
        </w:rPr>
        <w:t xml:space="preserve">An information dialog confirms the backup of your session.</w:t>
      </w:r>
    </w:p>
    <w:p w14:paraId="14062AB9" w14:textId="77777777" w:rsidR="006C097D" w:rsidRDefault="006C097D">
      <w:pPr>
        <w:rPr>
          <w:b/>
          <w:bCs/>
        </w:rPr>
      </w:pPr>
      <w:r>
        <w:rPr>
          <w:b/>
          <w:bCs/>
        </w:rPr>
        <w:br w:type="page"/>
      </w:r>
    </w:p>
    <w:p w14:paraId="11DDE0CF" w14:textId="77777777" w:rsidR="006C097D" w:rsidRPr="006C097D" w:rsidRDefault="006C097D" w:rsidP="006C097D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Remark:</w:t>
      </w:r>
      <w:r>
        <w:rPr>
          <w:sz w:val="24"/>
          <w:szCs w:val="24"/>
        </w:rPr>
        <w:t xml:space="preserve"> On the </w:t>
      </w:r>
      <w:r>
        <w:rPr>
          <w:b/>
          <w:bCs/>
          <w:sz w:val="24"/>
          <w:szCs w:val="24"/>
        </w:rPr>
        <w:t>Explore</w:t>
      </w:r>
      <w:r>
        <w:rPr>
          <w:sz w:val="24"/>
          <w:szCs w:val="24"/>
        </w:rPr>
        <w:t xml:space="preserve"> page, if you've selected an object on the left that has multiple sessions, you can also select multiple sessions on the right.</w:t>
      </w:r>
    </w:p>
    <w:p w14:paraId="35396DC8" w14:textId="77777777" w:rsidR="006C097D" w:rsidRPr="006C097D" w:rsidRDefault="006C097D" w:rsidP="006C097D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 xml:space="preserve"/>
      </w:r>
      <w:del w:id="9051" w:author="Claude" w:date="2026-10-16T12:00:00Z">
        <w:r>
          <w:rPr>
            <w:b/>
            <w:bCs/>
            <w:sz w:val="24"/>
            <w:szCs w:val="24"/>
          </w:rPr>
          <w:delText xml:space="preserve">BACKUP SELECTED SESSIONS</w:delText>
        </w:r>
      </w:del>
      <w:ins w:id="9052" w:author="Claude" w:date="2026-10-16T12:00:00Z">
        <w:r>
          <w:rPr>
            <w:b/>
            <w:bCs/>
            <w:sz w:val="24"/>
            <w:szCs w:val="24"/>
          </w:rPr>
          <w:t xml:space="preserve">Backup Selected Sessions</w:t>
        </w:r>
      </w:ins>
      <w:r>
        <w:rPr>
          <w:b/>
          <w:bCs/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del w:id="9049" w:author="Claude" w:date="2026-10-16T12:00:00Z">
        <w:r>
          <w:rPr>
            <w:sz w:val="24"/>
            <w:szCs w:val="24"/>
          </w:rPr>
          <w:delText xml:space="preserve"> button lets you back up all of them in one go.</w:delText>
        </w:r>
      </w:del>
      <w:ins w:id="9050" w:author="Claude" w:date="2026-10-16T12:00:00Z">
        <w:r>
          <w:rPr>
            <w:sz w:val="24"/>
            <w:szCs w:val="24"/>
          </w:rPr>
          <w:t xml:space="preserve"> icon lets you back up all of them in one go.</w:t>
        </w:r>
      </w:ins>
      <w:r>
        <w:rPr>
          <w:sz w:val="24"/>
          <w:szCs w:val="24"/>
        </w:rPr>
        <w:t xml:space="preserve"/>
      </w:r>
    </w:p>
    <w:p w14:paraId="328DA5B5" w14:textId="77355A42" w:rsidR="006C097D" w:rsidRPr="006C097D" w:rsidRDefault="006C097D" w:rsidP="006C097D">
      <w:pPr>
        <w:rPr>
          <w:sz w:val="24"/>
          <w:szCs w:val="24"/>
        </w:rPr>
      </w:pPr>
      <w:r>
        <w:rPr>
          <w:sz w:val="24"/>
          <w:szCs w:val="24"/>
        </w:rPr>
        <w:t xml:space="preserve">You can even select the </w:t>
      </w:r>
      <w:r>
        <w:rPr>
          <w:b/>
          <w:bCs/>
          <w:sz w:val="24"/>
          <w:szCs w:val="24"/>
        </w:rPr>
        <w:t>"All Sessions"</w:t>
      </w:r>
      <w:r>
        <w:rPr>
          <w:sz w:val="24"/>
          <w:szCs w:val="24"/>
        </w:rPr>
        <w:t xml:space="preserve"> object and </w:t>
      </w:r>
      <w:r>
        <w:rPr>
          <w:b/>
          <w:bCs/>
          <w:sz w:val="24"/>
          <w:szCs w:val="24"/>
        </w:rPr>
        <w:t>Select All</w:t>
      </w:r>
      <w:r>
        <w:rPr>
          <w:sz w:val="24"/>
          <w:szCs w:val="24"/>
        </w:rPr>
        <w:t xml:space="preserve"> on the right to back up everything at once.</w:t>
      </w:r>
    </w:p>
    <w:p w14:paraId="17C814F2" w14:textId="77777777" w:rsidR="006C097D" w:rsidRPr="006C097D" w:rsidRDefault="006C097D" w:rsidP="006C097D"/>
    <w:p w14:paraId="4C24DBC0" w14:textId="209E022D" w:rsidR="006C097D" w:rsidRDefault="006C097D" w:rsidP="003C262E">
      <w:commentRangeStart w:id="0"/>
      <w:r>
        <w:rPr>
          <w:noProof/>
        </w:rPr>
        <w:drawing>
          <wp:inline distT="0" distB="0" distL="0" distR="0" wp14:anchorId="758E1572" wp14:editId="39C0D18C">
            <wp:extent cx="5743575" cy="3228975"/>
            <wp:effectExtent l="0" t="0" r="9525" b="9525"/>
            <wp:docPr id="122264868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</w:rPr>
        <w:commentReference w:id="0"/>
      </w:r>
    </w:p>
    <w:p w14:paraId="75D59241" w14:textId="77777777" w:rsidR="006C097D" w:rsidRDefault="006C097D" w:rsidP="006C097D">
      <w:pPr>
        <w:rPr>
          <w:b/>
          <w:bCs/>
        </w:rPr>
      </w:pPr>
    </w:p>
    <w:p w14:paraId="7027A391" w14:textId="77777777" w:rsidR="006C097D" w:rsidRDefault="006C097D" w:rsidP="006C097D">
      <w:pPr>
        <w:rPr>
          <w:b/>
          <w:bCs/>
        </w:rPr>
      </w:pPr>
    </w:p>
    <w:p>
      <w:pPr>
        <w:rPr>
          <w:ins w:id="9053" w:author="Claude" w:date="2026-10-16T12:00:00Z"/>
          <w:b/>
          <w:bCs/>
          <w:rFonts w:asciiTheme="majorHAnsi" w:hAnsiTheme="majorHAnsi"/>
          <w:sz w:val="28"/>
          <w:szCs w:val="28"/>
        </w:rPr>
      </w:pPr>
      <w:ins w:id="9054" w:author="Claude" w:date="2026-10-16T12:00:00Z">
        <w:r>
          <w:rPr>
            <w:b/>
            <w:bCs/>
            <w:rFonts w:asciiTheme="majorHAnsi" w:hAnsiTheme="majorHAnsi"/>
            <w:sz w:val="28"/>
            <w:szCs w:val="28"/>
          </w:rPr>
          <w:t xml:space="preserve">More to discover</w:t>
        </w:r>
      </w:ins>
    </w:p>
    <w:p>
      <w:pPr>
        <w:numPr>
          <w:ilvl w:val="0"/>
          <w:numId w:val="3"/>
        </w:numPr>
        <w:rPr>
          <w:ins w:id="9055" w:author="Claude" w:date="2026-10-16T12:00:00Z"/>
          <w:sz w:val="24"/>
          <w:szCs w:val="24"/>
        </w:rPr>
      </w:pPr>
      <w:ins w:id="9056" w:author="Claude" w:date="2026-10-16T12:00:00Z">
        <w:r>
          <w:rPr>
            <w:b/>
            <w:bCs/>
            <w:sz w:val="24"/>
            <w:szCs w:val="24"/>
          </w:rPr>
          <w:t xml:space="preserve">What to shoot tonight</w:t>
        </w:r>
        <w:r>
          <w:rPr>
            <w:sz w:val="24"/>
            <w:szCs w:val="24"/>
          </w:rPr>
          <w:t xml:space="preserve"> (menu, with the Dwarfium logo): ranks the targets visible tonight from your location, taking into account what you have already captured. With Dwarfium Lite running, its 📅 icon plans a target - or a list of targets - on your Dwarf. Add your observation location first, at the bottom of the </w:t>
        </w:r>
        <w:r>
          <w:rPr>
            <w:b/>
            <w:bCs/>
            <w:sz w:val="24"/>
            <w:szCs w:val="24"/>
          </w:rPr>
          <w:t xml:space="preserve">Settings</w:t>
        </w:r>
        <w:r>
          <w:rPr>
            <w:sz w:val="24"/>
            <w:szCs w:val="24"/>
          </w:rPr>
          <w:t xml:space="preserve"> page.</w:t>
        </w:r>
      </w:ins>
    </w:p>
    <w:p>
      <w:pPr>
        <w:numPr>
          <w:ilvl w:val="0"/>
          <w:numId w:val="3"/>
        </w:numPr>
        <w:rPr>
          <w:ins w:id="9057" w:author="Claude" w:date="2026-10-16T12:00:00Z"/>
          <w:sz w:val="24"/>
          <w:szCs w:val="24"/>
        </w:rPr>
      </w:pPr>
      <w:ins w:id="9058" w:author="Claude" w:date="2026-10-16T12:00:00Z">
        <w:r>
          <w:rPr>
            <w:b/>
            <w:bCs/>
            <w:sz w:val="24"/>
            <w:szCs w:val="24"/>
          </w:rPr>
          <w:t xml:space="preserve">Analyze everything</w:t>
        </w:r>
        <w:r>
          <w:rPr>
            <w:sz w:val="24"/>
            <w:szCs w:val="24"/>
          </w:rPr>
          <w:t xml:space="preserve"> (menu): analyzes the local copy of every Dwarf and every backup drive in one go - useful if folders were changed outside the application (sessions moved by hand, another installation).</w:t>
        </w:r>
      </w:ins>
    </w:p>
    <w:p>
      <w:pPr>
        <w:numPr>
          <w:ilvl w:val="0"/>
          <w:numId w:val="3"/>
        </w:numPr>
        <w:rPr>
          <w:ins w:id="9059" w:author="Claude" w:date="2026-10-16T12:00:00Z"/>
          <w:sz w:val="24"/>
          <w:szCs w:val="24"/>
        </w:rPr>
      </w:pPr>
      <w:ins w:id="9060" w:author="Claude" w:date="2026-10-16T12:00:00Z">
        <w:r>
          <w:rPr>
            <w:b/>
            <w:bCs/>
            <w:sz w:val="24"/>
            <w:szCs w:val="24"/>
          </w:rPr>
          <w:t xml:space="preserve">Dark Library</w:t>
        </w:r>
        <w:r>
          <w:rPr>
            <w:sz w:val="24"/>
            <w:szCs w:val="24"/>
          </w:rPr>
          <w:t xml:space="preserve">, </w:t>
        </w:r>
        <w:r>
          <w:rPr>
            <w:b/>
            <w:bCs/>
            <w:sz w:val="24"/>
            <w:szCs w:val="24"/>
          </w:rPr>
          <w:t xml:space="preserve">Mosaic</w:t>
        </w:r>
        <w:r>
          <w:rPr>
            <w:sz w:val="24"/>
            <w:szCs w:val="24"/>
          </w:rPr>
          <w:t xml:space="preserve">, </w:t>
        </w:r>
        <w:r>
          <w:rPr>
            <w:b/>
            <w:bCs/>
            <w:sz w:val="24"/>
            <w:szCs w:val="24"/>
          </w:rPr>
          <w:t xml:space="preserve">Manual Sessions</w:t>
        </w:r>
        <w:r>
          <w:rPr>
            <w:sz w:val="24"/>
            <w:szCs w:val="24"/>
          </w:rPr>
          <w:t xml:space="preserve"> (images processed in Siril, GraXpert…), </w:t>
        </w:r>
        <w:r>
          <w:rPr>
            <w:b/>
            <w:bCs/>
            <w:sz w:val="24"/>
            <w:szCs w:val="24"/>
          </w:rPr>
          <w:t xml:space="preserve">Sky Map</w:t>
        </w:r>
        <w:r>
          <w:rPr>
            <w:sz w:val="24"/>
            <w:szCs w:val="24"/>
          </w:rPr>
          <w:t xml:space="preserve">, </w:t>
        </w:r>
        <w:r>
          <w:rPr>
            <w:b/>
            <w:bCs/>
            <w:sz w:val="24"/>
            <w:szCs w:val="24"/>
          </w:rPr>
          <w:t xml:space="preserve">Storage Report</w:t>
        </w:r>
        <w:r>
          <w:rPr>
            <w:sz w:val="24"/>
            <w:szCs w:val="24"/>
          </w:rPr>
          <w:t xml:space="preserve">: see each page's Help.</w:t>
        </w:r>
      </w:ins>
    </w:p>
    <w:p>
      <w:pPr>
        <w:numPr>
          <w:ilvl w:val="0"/>
          <w:numId w:val="3"/>
        </w:numPr>
        <w:rPr>
          <w:ins w:id="9061" w:author="Claude" w:date="2026-10-16T12:00:00Z"/>
          <w:sz w:val="24"/>
          <w:szCs w:val="24"/>
        </w:rPr>
      </w:pPr>
      <w:ins w:id="9062" w:author="Claude" w:date="2026-10-16T12:00:00Z">
        <w:r>
          <w:rPr>
            <w:b/>
            <w:bCs/>
            <w:sz w:val="24"/>
            <w:szCs w:val="24"/>
          </w:rPr>
          <w:t xml:space="preserve">Dwarfium Lite</w:t>
        </w:r>
        <w:r>
          <w:rPr>
            <w:sz w:val="24"/>
            <w:szCs w:val="24"/>
          </w:rPr>
          <w:t xml:space="preserve"> controls the Dwarf (captures, programs, schedules) and can send a session straight to Scope Archive to archive it; </w:t>
        </w:r>
        <w:r>
          <w:rPr>
            <w:b/>
            <w:bCs/>
            <w:sz w:val="24"/>
            <w:szCs w:val="24"/>
          </w:rPr>
          <w:t xml:space="preserve">Dwarfium-Hub</w:t>
        </w:r>
        <w:r>
          <w:rPr>
            <w:sz w:val="24"/>
            <w:szCs w:val="24"/>
          </w:rPr>
          <w:t xml:space="preserve"> installs and links the applications.</w:t>
        </w:r>
      </w:ins>
    </w:p>
    <w:p w14:paraId="6EA18F7B" w14:textId="1D58BBC1" w:rsidR="006C097D" w:rsidRPr="00AA328B" w:rsidRDefault="006C097D" w:rsidP="006C097D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What's next</w:t>
      </w:r>
    </w:p>
    <w:p w14:paraId="470A5CB8" w14:textId="77777777" w:rsidR="006C097D" w:rsidRPr="00AA328B" w:rsidRDefault="006C097D" w:rsidP="006C097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Now you are ready to explore the other functions of Dwarfium Scope Archive.</w:t>
      </w:r>
    </w:p>
    <w:p w14:paraId="7393D323" w14:textId="77777777" w:rsidR="006C097D" w:rsidRPr="00AA328B" w:rsidRDefault="006C097D" w:rsidP="006C097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Use the </w:t>
      </w:r>
      <w:r>
        <w:rPr>
          <w:rFonts w:asciiTheme="majorHAnsi" w:hAnsiTheme="majorHAnsi"/>
          <w:b/>
          <w:bCs/>
          <w:sz w:val="28"/>
          <w:szCs w:val="28"/>
        </w:rPr>
        <w:t>Menu</w:t>
      </w:r>
      <w:r>
        <w:rPr>
          <w:rFonts w:asciiTheme="majorHAnsi" w:hAnsiTheme="majorHAnsi"/>
          <w:sz w:val="28"/>
          <w:szCs w:val="28"/>
        </w:rPr>
        <w:t xml:space="preserve"> to discover them, and the </w:t>
      </w:r>
      <w:r>
        <w:rPr>
          <w:rFonts w:asciiTheme="majorHAnsi" w:hAnsiTheme="majorHAnsi"/>
          <w:b/>
          <w:bCs/>
          <w:sz w:val="28"/>
          <w:szCs w:val="28"/>
        </w:rPr>
        <w:t>Help</w:t>
      </w:r>
      <w:r>
        <w:rPr>
          <w:rFonts w:asciiTheme="majorHAnsi" w:hAnsiTheme="majorHAnsi"/>
          <w:sz w:val="28"/>
          <w:szCs w:val="28"/>
        </w:rPr>
        <w:t xml:space="preserve"> page (which can be shown or hidden from the Menu) will guide you.</w:t>
      </w:r>
    </w:p>
    <w:p w14:paraId="011BED4B" w14:textId="01B3ED41" w:rsidR="006C097D" w:rsidRPr="006C097D" w:rsidRDefault="006C097D" w:rsidP="006C097D"/>
    <w:sectPr w:rsidR="006C097D" w:rsidRPr="006C09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e" w:date="2026-10-16T17:02:34Z" w:initials="C">
    <w:p w14:paraId="54C3B3D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Screenshot to redo: the Backup Selected Sessions icon.</w:t>
      </w:r>
    </w:p>
  </w:comment>
  <w:comment w:id="1" w:author="Claude" w:date="2026-10-16T17:02:34Z" w:initials="C">
    <w:p w14:paraId="484EA10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Screenshot to redo: the Backup Session icon.</w:t>
      </w:r>
    </w:p>
  </w:comment>
  <w:comment w:id="2" w:author="Claude" w:date="2026-10-16T17:02:34Z" w:initials="C">
    <w:p w14:paraId="6532882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Screenshot to redo: the No Backup Drive dialog opened from the icon.</w:t>
      </w:r>
    </w:p>
  </w:comment>
  <w:comment w:id="3" w:author="Claude" w:date="2026-10-16T17:02:34Z" w:initials="C">
    <w:p w14:paraId="5C25C28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Screenshot to redo: action icons and the Infos / Image tabs.</w:t>
      </w:r>
    </w:p>
  </w:comment>
  <w:comment w:id="4" w:author="Claude" w:date="2026-10-16T17:02:34Z" w:initials="C">
    <w:p w14:paraId="0435DE5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Screenshot to redo: action icons.</w:t>
      </w:r>
    </w:p>
  </w:comment>
  <w:comment w:id="5" w:author="Claude" w:date="2026-10-16T17:02:34Z" w:initials="C">
    <w:p w14:paraId="07FE00F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Screenshot to redo: Explore's action buttons are now icons.</w:t>
      </w:r>
    </w:p>
  </w:comment>
  <w:comment w:id="6" w:author="Claude" w:date="2026-10-16T17:02:34Z" w:initials="C">
    <w:p w14:paraId="619F9C7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Screenshot to redo: new fields on the Dwarf page.</w:t>
      </w:r>
    </w:p>
  </w:comment>
  <w:comment w:id="7" w:author="Claude" w:date="2026-10-16T17:02:34Z" w:initials="C">
    <w:p w14:paraId="1DCDE54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Screenshot to redo: Dwarf ID and Session IP fields, ✅ Path detected line.</w:t>
      </w:r>
    </w:p>
  </w:comment>
  <w:comment w:id="8" w:author="Claude" w:date="2026-10-16T17:02:34Z" w:initials="C">
    <w:p w14:paraId="4ED7E0E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Screenshot to redo: the page now has Dwarf ID (Read from the Dwarf / Identify) and Session IP.</w:t>
      </w:r>
    </w:p>
  </w:comment>
  <w:comment w:id="9" w:author="Claude" w:date="2026-10-16T17:02:34Z" w:initials="C">
    <w:p w14:paraId="1F1F4C4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Screenshot to redo with V3.4.5 (it shows Version 3.1.6).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C3B3D7" w15:done="0"/>
  <w15:commentEx w15:paraId="484EA101" w15:done="0"/>
  <w15:commentEx w15:paraId="65328824" w15:done="0"/>
  <w15:commentEx w15:paraId="5C25C284" w15:done="0"/>
  <w15:commentEx w15:paraId="0435DE5A" w15:done="0"/>
  <w15:commentEx w15:paraId="07FE00F0" w15:done="0"/>
  <w15:commentEx w15:paraId="619F9C7C" w15:done="0"/>
  <w15:commentEx w15:paraId="1DCDE54B" w15:done="0"/>
  <w15:commentEx w15:paraId="4ED7E0EB" w15:done="0"/>
  <w15:commentEx w15:paraId="1F1F4C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6B6B4864" w16cex:dateUtc="2026-10-16T17:02:34Z"/>
  <w16cex:commentExtensible w16cex:durableId="5731C236" w16cex:dateUtc="2026-10-16T17:02:34Z"/>
  <w16cex:commentExtensible w16cex:durableId="4ACDB072" w16cex:dateUtc="2026-10-16T17:02:34Z"/>
  <w16cex:commentExtensible w16cex:durableId="2F848405" w16cex:dateUtc="2026-10-16T17:02:34Z"/>
  <w16cex:commentExtensible w16cex:durableId="7C5D12D4" w16cex:dateUtc="2026-10-16T17:02:34Z"/>
  <w16cex:commentExtensible w16cex:durableId="4640BB14" w16cex:dateUtc="2026-10-16T17:02:34Z"/>
  <w16cex:commentExtensible w16cex:durableId="23854E45" w16cex:dateUtc="2026-10-16T17:02:34Z"/>
  <w16cex:commentExtensible w16cex:durableId="49DAB5EC" w16cex:dateUtc="2026-10-16T17:02:34Z"/>
  <w16cex:commentExtensible w16cex:durableId="086314FE" w16cex:dateUtc="2026-10-16T17:02:34Z"/>
  <w16cex:commentExtensible w16cex:durableId="41EF9C7A" w16cex:dateUtc="2026-10-16T17:02:34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C3B3D7" w16cid:durableId="6B6B4864"/>
  <w16cid:commentId w16cid:paraId="484EA101" w16cid:durableId="5731C236"/>
  <w16cid:commentId w16cid:paraId="65328824" w16cid:durableId="4ACDB072"/>
  <w16cid:commentId w16cid:paraId="5C25C284" w16cid:durableId="2F848405"/>
  <w16cid:commentId w16cid:paraId="0435DE5A" w16cid:durableId="7C5D12D4"/>
  <w16cid:commentId w16cid:paraId="07FE00F0" w16cid:durableId="4640BB14"/>
  <w16cid:commentId w16cid:paraId="619F9C7C" w16cid:durableId="23854E45"/>
  <w16cid:commentId w16cid:paraId="1DCDE54B" w16cid:durableId="49DAB5EC"/>
  <w16cid:commentId w16cid:paraId="4ED7E0EB" w16cid:durableId="086314FE"/>
  <w16cid:commentId w16cid:paraId="1F1F4C46" w16cid:durableId="41EF9C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386"/>
    <w:multiLevelType w:val="multilevel"/>
    <w:tmpl w:val="7C3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319A4"/>
    <w:multiLevelType w:val="hybridMultilevel"/>
    <w:tmpl w:val="979E2CC0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6D1B7FB8"/>
    <w:multiLevelType w:val="multilevel"/>
    <w:tmpl w:val="1852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D097F"/>
    <w:multiLevelType w:val="multilevel"/>
    <w:tmpl w:val="0984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B7AC9"/>
    <w:multiLevelType w:val="hybridMultilevel"/>
    <w:tmpl w:val="951E3C82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767387267">
    <w:abstractNumId w:val="4"/>
  </w:num>
  <w:num w:numId="2" w16cid:durableId="168837558">
    <w:abstractNumId w:val="1"/>
  </w:num>
  <w:num w:numId="3" w16cid:durableId="1158809659">
    <w:abstractNumId w:val="0"/>
  </w:num>
  <w:num w:numId="4" w16cid:durableId="557863659">
    <w:abstractNumId w:val="2"/>
  </w:num>
  <w:num w:numId="5" w16cid:durableId="1936209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C3"/>
    <w:rsid w:val="001229E8"/>
    <w:rsid w:val="001C5203"/>
    <w:rsid w:val="001E57F3"/>
    <w:rsid w:val="002F3EC3"/>
    <w:rsid w:val="003C262E"/>
    <w:rsid w:val="003D5700"/>
    <w:rsid w:val="003F1AD5"/>
    <w:rsid w:val="004C0B1C"/>
    <w:rsid w:val="005645C7"/>
    <w:rsid w:val="006114FF"/>
    <w:rsid w:val="00682EBC"/>
    <w:rsid w:val="006C097D"/>
    <w:rsid w:val="006D1430"/>
    <w:rsid w:val="007119B7"/>
    <w:rsid w:val="00823CC7"/>
    <w:rsid w:val="0086160B"/>
    <w:rsid w:val="008E0E12"/>
    <w:rsid w:val="00907F53"/>
    <w:rsid w:val="009228BC"/>
    <w:rsid w:val="00952C27"/>
    <w:rsid w:val="00AA328B"/>
    <w:rsid w:val="00B61D1C"/>
    <w:rsid w:val="00BD4BB7"/>
    <w:rsid w:val="00C10639"/>
    <w:rsid w:val="00C325E1"/>
    <w:rsid w:val="00C378F2"/>
    <w:rsid w:val="00C71C5D"/>
    <w:rsid w:val="00CE5945"/>
    <w:rsid w:val="00E14019"/>
    <w:rsid w:val="00F03723"/>
    <w:rsid w:val="00F335A9"/>
    <w:rsid w:val="00F7202E"/>
    <w:rsid w:val="00FF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DBAB0"/>
  <w15:chartTrackingRefBased/>
  <w15:docId w15:val="{863C1B77-83F4-4899-AB9B-B28ECC34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700"/>
  </w:style>
  <w:style w:type="paragraph" w:styleId="Titre1">
    <w:name w:val="heading 1"/>
    <w:basedOn w:val="Normal"/>
    <w:next w:val="Normal"/>
    <w:link w:val="Titre1Car"/>
    <w:uiPriority w:val="9"/>
    <w:qFormat/>
    <w:rsid w:val="002F3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F3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3E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3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3EC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3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3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3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3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3EC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F3EC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3EC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3EC3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3EC3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3E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3E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3E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3E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3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3E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3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3E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3E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3E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3EC3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3E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3EC3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3EC3"/>
    <w:rPr>
      <w:b/>
      <w:bCs/>
      <w:smallCaps/>
      <w:color w:val="365F9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F3EC3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F3E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4BB7"/>
    <w:rPr>
      <w:rFonts w:ascii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907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07F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hub.com/stevejcl/dwarfium-scope-archive/releases/latest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5" Type="http://schemas.openxmlformats.org/officeDocument/2006/relationships/comments" Target="comments.xml"/><Relationship Id="rId26" Type="http://schemas.microsoft.com/office/2011/relationships/commentsExtended" Target="commentsExtended.xml"/><Relationship Id="rId27" Type="http://schemas.microsoft.com/office/2016/09/relationships/commentsIds" Target="commentsIds.xml"/><Relationship Id="rId2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13</Pages>
  <Words>676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Jean-Christophe LESAINT</dc:creator>
  <cp:keywords/>
  <dc:description/>
  <cp:lastModifiedBy>Jean-Christophe LESAINT</cp:lastModifiedBy>
  <cp:revision>4</cp:revision>
  <dcterms:created xsi:type="dcterms:W3CDTF">2026-06-22T13:36:00Z</dcterms:created>
  <dcterms:modified xsi:type="dcterms:W3CDTF">2026-08-05T19:40:00Z</dcterms:modified>
</cp:coreProperties>
</file>